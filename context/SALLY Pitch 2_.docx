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om5p01748ah" w:id="0"/>
      <w:bookmarkEnd w:id="0"/>
      <w:r w:rsidDel="00000000" w:rsidR="00000000" w:rsidRPr="00000000">
        <w:rPr>
          <w:b w:val="1"/>
          <w:bCs w:val="1"/>
          <w:color w:val="000000"/>
          <w:sz w:val="26"/>
          <w:szCs w:val="26"/>
          <w:rtl w:val="0"/>
        </w:rPr>
        <w:t xml:space="preserve">1. Introduction &amp; Purpose: </w:t>
      </w:r>
    </w:p>
    <w:p w:rsidR="00000000" w:rsidDel="00000000" w:rsidP="00000000" w:rsidRDefault="00000000" w:rsidRPr="00000000" w14:paraId="00000002">
      <w:pPr>
        <w:pStyle w:val="Heading3"/>
        <w:keepNext w:val="0"/>
        <w:keepLines w:val="0"/>
        <w:spacing w:before="280" w:lineRule="auto"/>
        <w:rPr>
          <w:b w:val="1"/>
          <w:bCs w:val="1"/>
          <w:color w:val="2f272d"/>
          <w:sz w:val="22"/>
          <w:szCs w:val="22"/>
        </w:rPr>
      </w:pPr>
      <w:bookmarkStart w:colFirst="0" w:colLast="0" w:name="_a0l8vr9bttum" w:id="1"/>
      <w:bookmarkEnd w:id="1"/>
      <w:r w:rsidDel="00000000" w:rsidR="00000000" w:rsidRPr="00000000">
        <w:rPr>
          <w:b w:val="1"/>
          <w:bCs w:val="1"/>
          <w:color w:val="000000"/>
          <w:sz w:val="22"/>
          <w:szCs w:val="22"/>
          <w:rtl w:val="0"/>
        </w:rPr>
        <w:t xml:space="preserve">Sally: </w:t>
      </w:r>
      <w:r w:rsidDel="00000000" w:rsidR="00000000" w:rsidRPr="00000000">
        <w:rPr>
          <w:b w:val="1"/>
          <w:bCs w:val="1"/>
          <w:color w:val="2f272d"/>
          <w:sz w:val="22"/>
          <w:szCs w:val="22"/>
          <w:rtl w:val="0"/>
        </w:rPr>
        <w:t xml:space="preserve">Hi (name) I’m Sally from Edge Models in London. Just getting in touch regarding your recent model application. I’ve got some good news for you!</w:t>
      </w:r>
    </w:p>
    <w:p w:rsidR="00000000" w:rsidDel="00000000" w:rsidP="00000000" w:rsidRDefault="00000000" w:rsidRPr="00000000" w14:paraId="00000003">
      <w:pPr>
        <w:pStyle w:val="Heading3"/>
        <w:keepNext w:val="0"/>
        <w:keepLines w:val="0"/>
        <w:spacing w:before="280" w:lineRule="auto"/>
        <w:rPr>
          <w:b w:val="1"/>
          <w:bCs w:val="1"/>
          <w:color w:val="000000"/>
          <w:sz w:val="22"/>
          <w:szCs w:val="22"/>
        </w:rPr>
      </w:pPr>
      <w:bookmarkStart w:colFirst="0" w:colLast="0" w:name="_cfjetm3kfy6u" w:id="2"/>
      <w:bookmarkEnd w:id="2"/>
      <w:r w:rsidDel="00000000" w:rsidR="00000000" w:rsidRPr="00000000">
        <w:rPr>
          <w:b w:val="1"/>
          <w:bCs w:val="1"/>
          <w:color w:val="000000"/>
          <w:sz w:val="22"/>
          <w:szCs w:val="22"/>
          <w:rtl w:val="0"/>
        </w:rPr>
        <w:t xml:space="preserve">Client response: Great/oh yeah?</w:t>
      </w:r>
    </w:p>
    <w:p w:rsidR="00000000" w:rsidDel="00000000" w:rsidP="00000000" w:rsidRDefault="00000000" w:rsidRPr="00000000" w14:paraId="00000004">
      <w:pPr>
        <w:pStyle w:val="Heading3"/>
        <w:keepNext w:val="0"/>
        <w:keepLines w:val="0"/>
        <w:spacing w:before="280" w:lineRule="auto"/>
        <w:rPr>
          <w:b w:val="1"/>
          <w:bCs w:val="1"/>
          <w:color w:val="000000"/>
          <w:sz w:val="22"/>
          <w:szCs w:val="22"/>
          <w:highlight w:val="white"/>
        </w:rPr>
      </w:pPr>
      <w:bookmarkStart w:colFirst="0" w:colLast="0" w:name="_509knt5vx8vk" w:id="3"/>
      <w:bookmarkEnd w:id="3"/>
      <w:r w:rsidDel="00000000" w:rsidR="00000000" w:rsidRPr="00000000">
        <w:rPr>
          <w:b w:val="1"/>
          <w:bCs w:val="1"/>
          <w:color w:val="000000"/>
          <w:sz w:val="22"/>
          <w:szCs w:val="22"/>
          <w:rtl w:val="0"/>
        </w:rPr>
        <w:t xml:space="preserve">Sally:  </w:t>
      </w:r>
      <w:r w:rsidDel="00000000" w:rsidR="00000000" w:rsidRPr="00000000">
        <w:rPr>
          <w:b w:val="1"/>
          <w:bCs w:val="1"/>
          <w:color w:val="000000"/>
          <w:sz w:val="22"/>
          <w:szCs w:val="22"/>
          <w:highlight w:val="white"/>
          <w:rtl w:val="0"/>
        </w:rPr>
        <w:t xml:space="preserve">"Our team has reviewed your application and it sounds like you could be a perfect fit for commercial modelling or social media influencing which is all about real people representing real brands. I’ve been asked to personally get in touch and book you in for a test shoot at our London Studios. Sound good?</w:t>
      </w:r>
    </w:p>
    <w:p w:rsidR="00000000" w:rsidDel="00000000" w:rsidP="00000000" w:rsidRDefault="00000000" w:rsidRPr="00000000" w14:paraId="00000005">
      <w:pPr>
        <w:pStyle w:val="Heading3"/>
        <w:keepNext w:val="0"/>
        <w:keepLines w:val="0"/>
        <w:spacing w:before="280" w:lineRule="auto"/>
        <w:rPr/>
      </w:pPr>
      <w:bookmarkStart w:colFirst="0" w:colLast="0" w:name="_wod6ixpj4a1d" w:id="4"/>
      <w:bookmarkEnd w:id="4"/>
      <w:r w:rsidDel="00000000" w:rsidR="00000000" w:rsidRPr="00000000">
        <w:rPr>
          <w:b w:val="1"/>
          <w:bCs w:val="1"/>
          <w:color w:val="000000"/>
          <w:sz w:val="22"/>
          <w:szCs w:val="22"/>
          <w:rtl w:val="0"/>
        </w:rPr>
        <w:t xml:space="preserve">Client response: ‘Great’</w:t>
      </w: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color w:val="ff0000"/>
          <w:rtl w:val="0"/>
        </w:rPr>
        <w:t xml:space="preserve">If they say they don’t remember applying:</w:t>
        <w:br w:type="textWrapping"/>
      </w:r>
      <w:r w:rsidDel="00000000" w:rsidR="00000000" w:rsidRPr="00000000">
        <w:rPr>
          <w:rtl w:val="0"/>
        </w:rPr>
        <w:t xml:space="preserve"> “That’s totally fine — it happens quite a lot. Sometimes people fill out our forms through partner campaigns or online ads. Either way, your look </w:t>
      </w:r>
      <w:r w:rsidDel="00000000" w:rsidR="00000000" w:rsidRPr="00000000">
        <w:rPr>
          <w:b w:val="1"/>
          <w:bCs w:val="1"/>
          <w:rtl w:val="0"/>
        </w:rPr>
        <w:t xml:space="preserve">caught our team’s attention</w:t>
      </w:r>
      <w:r w:rsidDel="00000000" w:rsidR="00000000" w:rsidRPr="00000000">
        <w:rPr>
          <w:rtl w:val="0"/>
        </w:rPr>
        <w:t xml:space="preserve"> as they think you have </w:t>
      </w:r>
      <w:r w:rsidDel="00000000" w:rsidR="00000000" w:rsidRPr="00000000">
        <w:rPr>
          <w:b w:val="1"/>
          <w:bCs w:val="1"/>
          <w:rtl w:val="0"/>
        </w:rPr>
        <w:t xml:space="preserve">great potential</w:t>
      </w:r>
      <w:r w:rsidDel="00000000" w:rsidR="00000000" w:rsidRPr="00000000">
        <w:rPr>
          <w:rtl w:val="0"/>
        </w:rPr>
        <w:t xml:space="preserve"> and we thought it could be worth chatting to see if this might be a good fit for you.”</w:t>
      </w:r>
    </w:p>
    <w:p w:rsidR="00000000" w:rsidDel="00000000" w:rsidP="00000000" w:rsidRDefault="00000000" w:rsidRPr="00000000" w14:paraId="00000007">
      <w:pPr>
        <w:spacing w:after="240" w:before="240" w:lineRule="auto"/>
        <w:ind w:left="600" w:right="600" w:firstLine="0"/>
        <w:rPr/>
      </w:pPr>
      <w:r w:rsidDel="00000000" w:rsidR="00000000" w:rsidRPr="00000000">
        <w:rPr>
          <w:b w:val="1"/>
          <w:bCs w:val="1"/>
          <w:color w:val="ff0000"/>
          <w:rtl w:val="0"/>
        </w:rPr>
        <w:t xml:space="preserve">If they say they’re not interested or didn’t think they had the right look:</w:t>
        <w:br w:type="textWrapping"/>
      </w:r>
      <w:r w:rsidDel="00000000" w:rsidR="00000000" w:rsidRPr="00000000">
        <w:rPr>
          <w:rtl w:val="0"/>
        </w:rPr>
        <w:t xml:space="preserve"> “Completely understandable — a lot of people say that at first. These model consultations and test shoots are for people who come just to experience what it’s like in a professional studio and often end up enjoying it even if they’ve never considered social media influencing or thought of themselves as models before.”</w:t>
      </w:r>
    </w:p>
    <w:p w:rsidR="00000000" w:rsidDel="00000000" w:rsidP="00000000" w:rsidRDefault="00000000" w:rsidRPr="00000000" w14:paraId="00000008">
      <w:pPr>
        <w:spacing w:after="240" w:before="240" w:lineRule="auto"/>
        <w:rPr/>
      </w:pPr>
      <w:r w:rsidDel="00000000" w:rsidR="00000000" w:rsidRPr="00000000">
        <w:rPr>
          <w:rtl w:val="0"/>
        </w:rPr>
        <w:t xml:space="preserve">“That’s totally okay — honestly, most people we invite say the same thing at first! The reason you’ve been contacted is because our team thought you had a really natural, commercial look that brands love right now.</w:t>
      </w:r>
    </w:p>
    <w:p w:rsidR="00000000" w:rsidDel="00000000" w:rsidP="00000000" w:rsidRDefault="00000000" w:rsidRPr="00000000" w14:paraId="00000009">
      <w:pPr>
        <w:spacing w:after="240" w:before="240" w:lineRule="auto"/>
        <w:rPr/>
      </w:pPr>
      <w:r w:rsidDel="00000000" w:rsidR="00000000" w:rsidRPr="00000000">
        <w:rPr>
          <w:rtl w:val="0"/>
        </w:rPr>
        <w:t xml:space="preserve">We’re based in London and are doing model consultations and test shoots that focus on real faces — confident, friendly people with personality. You could absolutely fit into that.</w:t>
      </w:r>
    </w:p>
    <w:p w:rsidR="00000000" w:rsidDel="00000000" w:rsidP="00000000" w:rsidRDefault="00000000" w:rsidRPr="00000000" w14:paraId="0000000A">
      <w:pPr>
        <w:spacing w:after="240" w:before="240" w:lineRule="auto"/>
        <w:rPr/>
      </w:pPr>
      <w:r w:rsidDel="00000000" w:rsidR="00000000" w:rsidRPr="00000000">
        <w:rPr>
          <w:rtl w:val="0"/>
        </w:rPr>
        <w:t xml:space="preserve">The model consultation and test shoot is a free, no-pressure way to see how you photograph and get professional feedback. And if you enjoy it, it could open doors to small, flexible paid work as a side hustle.</w:t>
      </w:r>
    </w:p>
    <w:p w:rsidR="00000000" w:rsidDel="00000000" w:rsidP="00000000" w:rsidRDefault="00000000" w:rsidRPr="00000000" w14:paraId="0000000B">
      <w:pPr>
        <w:spacing w:after="240" w:before="240" w:lineRule="auto"/>
        <w:rPr/>
      </w:pPr>
      <w:r w:rsidDel="00000000" w:rsidR="00000000" w:rsidRPr="00000000">
        <w:rPr>
          <w:rtl w:val="0"/>
        </w:rPr>
        <w:t xml:space="preserve">Shall I explain how the model consultations and test shoots works?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0b9vqn40nf2" w:id="5"/>
      <w:bookmarkEnd w:id="5"/>
      <w:r w:rsidDel="00000000" w:rsidR="00000000" w:rsidRPr="00000000">
        <w:rPr>
          <w:b w:val="1"/>
          <w:bCs w:val="1"/>
          <w:color w:val="000000"/>
          <w:sz w:val="26"/>
          <w:szCs w:val="26"/>
          <w:rtl w:val="0"/>
        </w:rPr>
        <w:t xml:space="preserve">2. Connection &amp; Engagement</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“Just so I understand a bit more — have you ever done any modelling or professional photo shoots before?”</w:t>
        <w:br w:type="textWrapping"/>
        <w:t xml:space="preserve"> “And what are you currently up to — studying, working, something else?”</w:t>
        <w:br w:type="textWrapping"/>
        <w:t xml:space="preserve"> </w:t>
      </w:r>
      <w:r w:rsidDel="00000000" w:rsidR="00000000" w:rsidRPr="00000000">
        <w:rPr>
          <w:i w:val="1"/>
          <w:iCs w:val="1"/>
          <w:rtl w:val="0"/>
        </w:rPr>
        <w:t xml:space="preserve">(Relate modelling benefits to their life — e.g., flexibility, creativity, confidence.)</w:t>
        <w:br w:type="textWrapping"/>
      </w:r>
      <w:r w:rsidDel="00000000" w:rsidR="00000000" w:rsidRPr="00000000">
        <w:rPr>
          <w:rtl w:val="0"/>
        </w:rPr>
        <w:t xml:space="preserve"> “That’s great — actually, modelling fits around that really well because shoots are usually short-term and flexible.”</w:t>
      </w:r>
    </w:p>
    <w:p w:rsidR="00000000" w:rsidDel="00000000" w:rsidP="00000000" w:rsidRDefault="00000000" w:rsidRPr="00000000" w14:paraId="00000010">
      <w:pPr>
        <w:spacing w:after="240" w:before="240" w:lineRule="auto"/>
        <w:rPr/>
      </w:pPr>
      <w:r w:rsidDel="00000000" w:rsidR="00000000" w:rsidRPr="00000000">
        <w:rPr>
          <w:b w:val="1"/>
          <w:bCs w:val="1"/>
          <w:i w:val="1"/>
          <w:iCs w:val="1"/>
          <w:color w:val="ff0000"/>
          <w:rtl w:val="0"/>
        </w:rPr>
        <w:t xml:space="preserve">(If “No”)</w:t>
      </w:r>
      <w:r w:rsidDel="00000000" w:rsidR="00000000" w:rsidRPr="00000000">
        <w:rPr>
          <w:i w:val="1"/>
          <w:iCs w:val="1"/>
          <w:rtl w:val="0"/>
        </w:rPr>
        <w:br w:type="textWrapping"/>
      </w:r>
      <w:r w:rsidDel="00000000" w:rsidR="00000000" w:rsidRPr="00000000">
        <w:rPr>
          <w:rtl w:val="0"/>
        </w:rPr>
        <w:t xml:space="preserve"> “That’s absolutely fine — honestly, most people we speak to are brand new to it. The great thing about commercial modelling or social media influencing is that it’s built around real people from all walks of life.”</w:t>
      </w:r>
    </w:p>
    <w:p w:rsidR="00000000" w:rsidDel="00000000" w:rsidP="00000000" w:rsidRDefault="00000000" w:rsidRPr="00000000" w14:paraId="00000011">
      <w:pPr>
        <w:spacing w:after="240" w:before="240" w:lineRule="auto"/>
        <w:rPr/>
      </w:pPr>
      <w:r w:rsidDel="00000000" w:rsidR="00000000" w:rsidRPr="00000000">
        <w:rPr>
          <w:b w:val="1"/>
          <w:bCs w:val="1"/>
          <w:i w:val="1"/>
          <w:iCs w:val="1"/>
          <w:rtl w:val="0"/>
        </w:rPr>
        <w:t xml:space="preserve">(If “Yes”)</w:t>
      </w:r>
      <w:r w:rsidDel="00000000" w:rsidR="00000000" w:rsidRPr="00000000">
        <w:rPr>
          <w:i w:val="1"/>
          <w:iCs w:val="1"/>
          <w:rtl w:val="0"/>
        </w:rPr>
        <w:br w:type="textWrapping"/>
      </w:r>
      <w:r w:rsidDel="00000000" w:rsidR="00000000" w:rsidRPr="00000000">
        <w:rPr>
          <w:rtl w:val="0"/>
        </w:rPr>
        <w:t xml:space="preserve"> “Perfect — that's a great experience. We work with a lot of new and developing talent, so that background definitely helps.”</w:t>
      </w:r>
    </w:p>
    <w:p w:rsidR="00000000" w:rsidDel="00000000" w:rsidP="00000000" w:rsidRDefault="00000000" w:rsidRPr="00000000" w14:paraId="00000012">
      <w:pPr>
        <w:spacing w:after="240" w:before="240" w:lineRule="auto"/>
        <w:rPr/>
      </w:pPr>
      <w:r w:rsidDel="00000000" w:rsidR="00000000" w:rsidRPr="00000000">
        <w:rPr>
          <w:rtl w:val="0"/>
        </w:rPr>
        <w:t xml:space="preserve">“Can I ask, what are you doing at the moment? Are you working, studying, or doing something else?”</w:t>
      </w:r>
    </w:p>
    <w:p w:rsidR="00000000" w:rsidDel="00000000" w:rsidP="00000000" w:rsidRDefault="00000000" w:rsidRPr="00000000" w14:paraId="00000013">
      <w:pPr>
        <w:spacing w:after="240" w:before="240" w:lineRule="auto"/>
        <w:rPr/>
      </w:pPr>
      <w:r w:rsidDel="00000000" w:rsidR="00000000" w:rsidRPr="00000000">
        <w:rPr>
          <w:rtl w:val="0"/>
        </w:rPr>
        <w:br w:type="textWrapping"/>
        <w:t xml:space="preserve"> </w:t>
      </w:r>
      <w:r w:rsidDel="00000000" w:rsidR="00000000" w:rsidRPr="00000000">
        <w:rPr>
          <w:i w:val="1"/>
          <w:iCs w:val="1"/>
          <w:rtl w:val="0"/>
        </w:rPr>
        <w:t xml:space="preserve">(Pause, respond naturally)</w:t>
      </w:r>
      <w:r w:rsidDel="00000000" w:rsidR="00000000" w:rsidRPr="00000000">
        <w:rPr>
          <w:rtl w:val="0"/>
        </w:rPr>
      </w:r>
    </w:p>
    <w:p w:rsidR="00000000" w:rsidDel="00000000" w:rsidP="00000000" w:rsidRDefault="00000000" w:rsidRPr="00000000" w14:paraId="00000014">
      <w:pPr>
        <w:spacing w:after="240" w:before="240" w:lineRule="auto"/>
        <w:ind w:left="0" w:right="600" w:firstLine="0"/>
        <w:rPr>
          <w:b w:val="1"/>
          <w:bCs w:val="1"/>
          <w:highlight w:val="yellow"/>
        </w:rPr>
      </w:pPr>
      <w:r w:rsidDel="00000000" w:rsidR="00000000" w:rsidRPr="00000000">
        <w:rPr>
          <w:b w:val="1"/>
          <w:bCs w:val="1"/>
          <w:highlight w:val="yellow"/>
          <w:rtl w:val="0"/>
        </w:rPr>
        <w:t xml:space="preserve">“And honestly, it can be a fun side hustle to earn a bit extra. Some of our new faces pick up a few hundred pounds here and there from small campaigns or shoots alongside their main job or studies”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222222"/>
        </w:rPr>
      </w:pPr>
      <w:bookmarkStart w:colFirst="0" w:colLast="0" w:name="_8qlfl3fy0aad" w:id="6"/>
      <w:bookmarkEnd w:id="6"/>
      <w:r w:rsidDel="00000000" w:rsidR="00000000" w:rsidRPr="00000000">
        <w:rPr>
          <w:b w:val="1"/>
          <w:bCs w:val="1"/>
          <w:color w:val="000000"/>
          <w:sz w:val="26"/>
          <w:szCs w:val="26"/>
          <w:rtl w:val="0"/>
        </w:rPr>
        <w:t xml:space="preserve">3. </w:t>
      </w:r>
      <w:r w:rsidDel="00000000" w:rsidR="00000000" w:rsidRPr="00000000">
        <w:rPr>
          <w:b w:val="1"/>
          <w:bCs w:val="1"/>
          <w:color w:val="222222"/>
          <w:sz w:val="26"/>
          <w:szCs w:val="26"/>
          <w:rtl w:val="0"/>
        </w:rPr>
        <w:t xml:space="preserve">Mandatory Qualification Stage </w:t>
      </w:r>
      <w:r w:rsidDel="00000000" w:rsidR="00000000" w:rsidRPr="00000000">
        <w:rPr>
          <w:color w:val="222222"/>
          <w:rtl w:val="0"/>
        </w:rPr>
        <w:t xml:space="preserve"> </w:t>
      </w:r>
      <w:r w:rsidDel="00000000" w:rsidR="00000000" w:rsidRPr="00000000">
        <w:rPr>
          <w:rtl w:val="0"/>
        </w:rPr>
      </w:r>
    </w:p>
    <w:p w:rsidR="00000000" w:rsidDel="00000000" w:rsidP="00000000" w:rsidRDefault="00000000" w:rsidRPr="00000000" w14:paraId="00000017">
      <w:pPr>
        <w:numPr>
          <w:ilvl w:val="0"/>
          <w:numId w:val="4"/>
        </w:numPr>
        <w:spacing w:after="0" w:afterAutospacing="0" w:before="200" w:lineRule="auto"/>
        <w:ind w:left="940" w:hanging="360"/>
      </w:pPr>
      <w:r w:rsidDel="00000000" w:rsidR="00000000" w:rsidRPr="00000000">
        <w:rPr>
          <w:b w:val="1"/>
          <w:bCs w:val="1"/>
          <w:color w:val="222222"/>
          <w:rtl w:val="0"/>
        </w:rPr>
        <w:t xml:space="preserve">Question 1: Recent Test Shoot/Portfolio</w:t>
      </w:r>
    </w:p>
    <w:p w:rsidR="00000000" w:rsidDel="00000000" w:rsidP="00000000" w:rsidRDefault="00000000" w:rsidRPr="00000000" w14:paraId="00000018">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Question:</w:t>
      </w:r>
      <w:r w:rsidDel="00000000" w:rsidR="00000000" w:rsidRPr="00000000">
        <w:rPr>
          <w:color w:val="222222"/>
          <w:rtl w:val="0"/>
        </w:rPr>
        <w:t xml:space="preserve"> "Have you ever been selected for and attended a professional test shoot with any other company in the last six months?"</w:t>
      </w:r>
    </w:p>
    <w:p w:rsidR="00000000" w:rsidDel="00000000" w:rsidP="00000000" w:rsidRDefault="00000000" w:rsidRPr="00000000" w14:paraId="00000019">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YES (Do Not Qualify):</w:t>
      </w:r>
      <w:r w:rsidDel="00000000" w:rsidR="00000000" w:rsidRPr="00000000">
        <w:rPr>
          <w:color w:val="222222"/>
          <w:rtl w:val="0"/>
        </w:rPr>
        <w:t xml:space="preserve"> " Ok, great, can you tell me a little more about it?" </w:t>
      </w:r>
      <w:r w:rsidDel="00000000" w:rsidR="00000000" w:rsidRPr="00000000">
        <w:rPr>
          <w:b w:val="1"/>
          <w:bCs w:val="1"/>
          <w:color w:val="222222"/>
          <w:rtl w:val="0"/>
        </w:rPr>
        <w:t xml:space="preserve">Client responds ... </w:t>
      </w:r>
      <w:r w:rsidDel="00000000" w:rsidR="00000000" w:rsidRPr="00000000">
        <w:rPr>
          <w:color w:val="222222"/>
          <w:rtl w:val="0"/>
        </w:rPr>
        <w:t xml:space="preserve">( </w:t>
      </w:r>
      <w:r w:rsidDel="00000000" w:rsidR="00000000" w:rsidRPr="00000000">
        <w:rPr>
          <w:i w:val="1"/>
          <w:iCs w:val="1"/>
          <w:color w:val="222222"/>
          <w:rtl w:val="0"/>
        </w:rPr>
        <w:t xml:space="preserve">we want to turn them down gently but give them a chance to respond first</w:t>
      </w:r>
      <w:r w:rsidDel="00000000" w:rsidR="00000000" w:rsidRPr="00000000">
        <w:rPr>
          <w:color w:val="222222"/>
          <w:rtl w:val="0"/>
        </w:rPr>
        <w:t xml:space="preserve">)</w:t>
      </w:r>
      <w:r w:rsidDel="00000000" w:rsidR="00000000" w:rsidRPr="00000000">
        <w:rPr>
          <w:b w:val="1"/>
          <w:bCs w:val="1"/>
          <w:color w:val="222222"/>
          <w:rtl w:val="0"/>
        </w:rPr>
        <w:t xml:space="preserve"> </w:t>
      </w:r>
    </w:p>
    <w:p w:rsidR="00000000" w:rsidDel="00000000" w:rsidP="00000000" w:rsidRDefault="00000000" w:rsidRPr="00000000" w14:paraId="0000001A">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Sally:</w:t>
      </w:r>
      <w:r w:rsidDel="00000000" w:rsidR="00000000" w:rsidRPr="00000000">
        <w:rPr>
          <w:color w:val="222222"/>
          <w:rtl w:val="0"/>
        </w:rPr>
        <w:t xml:space="preserve"> "Unfortunately, we are only looking for new faces at the moment. This means anyone who has previously done a test shoot elsewhere are not currently eligible. Perhaps you could apply again in a few months. Good luck with your journey!"</w:t>
      </w:r>
    </w:p>
    <w:p w:rsidR="00000000" w:rsidDel="00000000" w:rsidP="00000000" w:rsidRDefault="00000000" w:rsidRPr="00000000" w14:paraId="0000001B">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NO (Continue):</w:t>
      </w:r>
      <w:r w:rsidDel="00000000" w:rsidR="00000000" w:rsidRPr="00000000">
        <w:rPr>
          <w:color w:val="222222"/>
          <w:rtl w:val="0"/>
        </w:rPr>
        <w:t xml:space="preserve"> Proceed to Question 2.</w:t>
      </w:r>
    </w:p>
    <w:p w:rsidR="00000000" w:rsidDel="00000000" w:rsidP="00000000" w:rsidRDefault="00000000" w:rsidRPr="00000000" w14:paraId="0000001C">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Question 2: Age</w:t>
      </w:r>
    </w:p>
    <w:p w:rsidR="00000000" w:rsidDel="00000000" w:rsidP="00000000" w:rsidRDefault="00000000" w:rsidRPr="00000000" w14:paraId="0000001D">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Question:</w:t>
      </w:r>
      <w:r w:rsidDel="00000000" w:rsidR="00000000" w:rsidRPr="00000000">
        <w:rPr>
          <w:color w:val="222222"/>
          <w:rtl w:val="0"/>
        </w:rPr>
        <w:t xml:space="preserve"> "Can I confirm that you are over the age of 21?"</w:t>
      </w:r>
    </w:p>
    <w:p w:rsidR="00000000" w:rsidDel="00000000" w:rsidP="00000000" w:rsidRDefault="00000000" w:rsidRPr="00000000" w14:paraId="0000001E">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YES (Continue):</w:t>
      </w:r>
      <w:r w:rsidDel="00000000" w:rsidR="00000000" w:rsidRPr="00000000">
        <w:rPr>
          <w:color w:val="222222"/>
          <w:rtl w:val="0"/>
        </w:rPr>
        <w:t xml:space="preserve"> Proceed to Question 3.</w:t>
      </w:r>
    </w:p>
    <w:p w:rsidR="00000000" w:rsidDel="00000000" w:rsidP="00000000" w:rsidRDefault="00000000" w:rsidRPr="00000000" w14:paraId="0000001F">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NO (Do Not Qualify):</w:t>
      </w:r>
      <w:r w:rsidDel="00000000" w:rsidR="00000000" w:rsidRPr="00000000">
        <w:rPr>
          <w:color w:val="222222"/>
          <w:rtl w:val="0"/>
        </w:rPr>
        <w:t xml:space="preserve"> "Unfortunately, in order to qualify you must be over the age of 21."</w:t>
      </w:r>
    </w:p>
    <w:p w:rsidR="00000000" w:rsidDel="00000000" w:rsidP="00000000" w:rsidRDefault="00000000" w:rsidRPr="00000000" w14:paraId="00000020">
      <w:pPr>
        <w:numPr>
          <w:ilvl w:val="2"/>
          <w:numId w:val="4"/>
        </w:numPr>
        <w:spacing w:after="0" w:afterAutospacing="0" w:before="0" w:beforeAutospacing="0" w:lineRule="auto"/>
        <w:ind w:left="2820" w:hanging="360"/>
      </w:pPr>
      <w:r w:rsidDel="00000000" w:rsidR="00000000" w:rsidRPr="00000000">
        <w:rPr>
          <w:b w:val="1"/>
          <w:bCs w:val="1"/>
          <w:i w:val="1"/>
          <w:iCs w:val="1"/>
          <w:color w:val="222222"/>
          <w:rtl w:val="0"/>
        </w:rPr>
        <w:t xml:space="preserve">Note for Sally:</w:t>
      </w:r>
      <w:r w:rsidDel="00000000" w:rsidR="00000000" w:rsidRPr="00000000">
        <w:rPr>
          <w:color w:val="222222"/>
          <w:rtl w:val="0"/>
        </w:rPr>
        <w:t xml:space="preserve"> </w:t>
      </w:r>
      <w:r w:rsidDel="00000000" w:rsidR="00000000" w:rsidRPr="00000000">
        <w:rPr>
          <w:i w:val="1"/>
          <w:iCs w:val="1"/>
          <w:color w:val="222222"/>
          <w:rtl w:val="0"/>
        </w:rPr>
        <w:t xml:space="preserve">This rule does not apply for a parent applying for a child between the ages of 3 and 17/under 21's. This can be addressed later.</w:t>
      </w:r>
    </w:p>
    <w:p w:rsidR="00000000" w:rsidDel="00000000" w:rsidP="00000000" w:rsidRDefault="00000000" w:rsidRPr="00000000" w14:paraId="00000021">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Question 3: Employment Status &amp; Financial Investment</w:t>
      </w:r>
    </w:p>
    <w:p w:rsidR="00000000" w:rsidDel="00000000" w:rsidP="00000000" w:rsidRDefault="00000000" w:rsidRPr="00000000" w14:paraId="00000022">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Question:</w:t>
      </w:r>
      <w:r w:rsidDel="00000000" w:rsidR="00000000" w:rsidRPr="00000000">
        <w:rPr>
          <w:color w:val="222222"/>
          <w:rtl w:val="0"/>
        </w:rPr>
        <w:t xml:space="preserve"> "Which of these describes you best? Are you working:</w:t>
      </w:r>
    </w:p>
    <w:p w:rsidR="00000000" w:rsidDel="00000000" w:rsidP="00000000" w:rsidRDefault="00000000" w:rsidRPr="00000000" w14:paraId="00000023">
      <w:pPr>
        <w:numPr>
          <w:ilvl w:val="2"/>
          <w:numId w:val="4"/>
        </w:numPr>
        <w:spacing w:after="0" w:afterAutospacing="0" w:before="0" w:beforeAutospacing="0" w:lineRule="auto"/>
        <w:ind w:left="2600" w:hanging="360"/>
      </w:pPr>
      <w:r w:rsidDel="00000000" w:rsidR="00000000" w:rsidRPr="00000000">
        <w:rPr>
          <w:color w:val="222222"/>
          <w:rtl w:val="0"/>
        </w:rPr>
        <w:t xml:space="preserve">Full-time/Part-time</w:t>
      </w:r>
    </w:p>
    <w:p w:rsidR="00000000" w:rsidDel="00000000" w:rsidP="00000000" w:rsidRDefault="00000000" w:rsidRPr="00000000" w14:paraId="00000024">
      <w:pPr>
        <w:numPr>
          <w:ilvl w:val="2"/>
          <w:numId w:val="4"/>
        </w:numPr>
        <w:spacing w:after="0" w:afterAutospacing="0" w:before="0" w:beforeAutospacing="0" w:lineRule="auto"/>
        <w:ind w:left="2600" w:hanging="360"/>
      </w:pPr>
      <w:r w:rsidDel="00000000" w:rsidR="00000000" w:rsidRPr="00000000">
        <w:rPr>
          <w:color w:val="222222"/>
          <w:rtl w:val="0"/>
        </w:rPr>
        <w:t xml:space="preserve">a stay-at-home parent </w:t>
      </w:r>
    </w:p>
    <w:p w:rsidR="00000000" w:rsidDel="00000000" w:rsidP="00000000" w:rsidRDefault="00000000" w:rsidRPr="00000000" w14:paraId="00000025">
      <w:pPr>
        <w:numPr>
          <w:ilvl w:val="2"/>
          <w:numId w:val="4"/>
        </w:numPr>
        <w:spacing w:after="0" w:afterAutospacing="0" w:before="0" w:beforeAutospacing="0" w:lineRule="auto"/>
        <w:ind w:left="2600" w:hanging="360"/>
      </w:pPr>
      <w:r w:rsidDel="00000000" w:rsidR="00000000" w:rsidRPr="00000000">
        <w:rPr>
          <w:color w:val="222222"/>
          <w:rtl w:val="0"/>
        </w:rPr>
        <w:t xml:space="preserve">Retired </w:t>
      </w:r>
    </w:p>
    <w:p w:rsidR="00000000" w:rsidDel="00000000" w:rsidP="00000000" w:rsidRDefault="00000000" w:rsidRPr="00000000" w14:paraId="00000026">
      <w:pPr>
        <w:numPr>
          <w:ilvl w:val="2"/>
          <w:numId w:val="4"/>
        </w:numPr>
        <w:spacing w:after="0" w:afterAutospacing="0" w:before="0" w:beforeAutospacing="0" w:lineRule="auto"/>
        <w:ind w:left="2600" w:hanging="360"/>
      </w:pPr>
      <w:r w:rsidDel="00000000" w:rsidR="00000000" w:rsidRPr="00000000">
        <w:rPr>
          <w:color w:val="222222"/>
          <w:rtl w:val="0"/>
        </w:rPr>
        <w:t xml:space="preserve">a student or </w:t>
      </w:r>
    </w:p>
    <w:p w:rsidR="00000000" w:rsidDel="00000000" w:rsidP="00000000" w:rsidRDefault="00000000" w:rsidRPr="00000000" w14:paraId="00000027">
      <w:pPr>
        <w:numPr>
          <w:ilvl w:val="2"/>
          <w:numId w:val="4"/>
        </w:numPr>
        <w:spacing w:after="0" w:afterAutospacing="0" w:before="0" w:beforeAutospacing="0" w:lineRule="auto"/>
        <w:ind w:left="2600" w:hanging="360"/>
      </w:pPr>
      <w:r w:rsidDel="00000000" w:rsidR="00000000" w:rsidRPr="00000000">
        <w:rPr>
          <w:color w:val="222222"/>
          <w:rtl w:val="0"/>
        </w:rPr>
        <w:t xml:space="preserve">unemployed?"</w:t>
      </w:r>
    </w:p>
    <w:p w:rsidR="00000000" w:rsidDel="00000000" w:rsidP="00000000" w:rsidRDefault="00000000" w:rsidRPr="00000000" w14:paraId="00000028">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WORKING, STAY-AT-HOME PARENT, or RETIRED (Continue):</w:t>
      </w:r>
      <w:r w:rsidDel="00000000" w:rsidR="00000000" w:rsidRPr="00000000">
        <w:rPr>
          <w:color w:val="222222"/>
          <w:rtl w:val="0"/>
        </w:rPr>
        <w:t xml:space="preserve"> Proceed to Question 4. </w:t>
      </w:r>
    </w:p>
    <w:p w:rsidR="00000000" w:rsidDel="00000000" w:rsidP="00000000" w:rsidRDefault="00000000" w:rsidRPr="00000000" w14:paraId="00000029">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UNEMPLOYED or STUDENT (Secondary Qualification Question):</w:t>
      </w:r>
    </w:p>
    <w:p w:rsidR="00000000" w:rsidDel="00000000" w:rsidP="00000000" w:rsidRDefault="00000000" w:rsidRPr="00000000" w14:paraId="0000002A">
      <w:pPr>
        <w:numPr>
          <w:ilvl w:val="2"/>
          <w:numId w:val="4"/>
        </w:numPr>
        <w:spacing w:after="0" w:afterAutospacing="0" w:before="0" w:beforeAutospacing="0" w:lineRule="auto"/>
        <w:ind w:left="2820" w:hanging="360"/>
      </w:pPr>
      <w:r w:rsidDel="00000000" w:rsidR="00000000" w:rsidRPr="00000000">
        <w:rPr>
          <w:b w:val="1"/>
          <w:bCs w:val="1"/>
          <w:color w:val="222222"/>
          <w:rtl w:val="0"/>
        </w:rPr>
        <w:t xml:space="preserve">Secondary Question:</w:t>
      </w:r>
      <w:r w:rsidDel="00000000" w:rsidR="00000000" w:rsidRPr="00000000">
        <w:rPr>
          <w:color w:val="222222"/>
          <w:rtl w:val="0"/>
        </w:rPr>
        <w:t xml:space="preserve"> "The world of modelling and social media influencing and content creation includes castings, test shoots, working with brands and these often require some form of investment—not just in time, but sometimes a financial investment. Agents want to see high-quality photos, portfolios, and examples of your content. For those who pass the test shoot and want to further their career, we have a Model Intro Package that </w:t>
      </w:r>
      <w:r w:rsidDel="00000000" w:rsidR="00000000" w:rsidRPr="00000000">
        <w:rPr>
          <w:b w:val="1"/>
          <w:bCs w:val="1"/>
          <w:color w:val="222222"/>
          <w:rtl w:val="0"/>
        </w:rPr>
        <w:t xml:space="preserve">starts at £299</w:t>
      </w:r>
      <w:r w:rsidDel="00000000" w:rsidR="00000000" w:rsidRPr="00000000">
        <w:rPr>
          <w:color w:val="222222"/>
          <w:rtl w:val="0"/>
        </w:rPr>
        <w:t xml:space="preserve">. Are you in a current financial position to afford this level of investment if you were successful? We don't want to waste your time and ours?"</w:t>
      </w:r>
    </w:p>
    <w:p w:rsidR="00000000" w:rsidDel="00000000" w:rsidP="00000000" w:rsidRDefault="00000000" w:rsidRPr="00000000" w14:paraId="0000002B">
      <w:pPr>
        <w:numPr>
          <w:ilvl w:val="2"/>
          <w:numId w:val="4"/>
        </w:numPr>
        <w:spacing w:after="0" w:afterAutospacing="0" w:before="0" w:beforeAutospacing="0" w:lineRule="auto"/>
        <w:ind w:left="2820" w:hanging="360"/>
      </w:pPr>
      <w:r w:rsidDel="00000000" w:rsidR="00000000" w:rsidRPr="00000000">
        <w:rPr>
          <w:b w:val="1"/>
          <w:bCs w:val="1"/>
          <w:color w:val="222222"/>
          <w:rtl w:val="0"/>
        </w:rPr>
        <w:t xml:space="preserve">If POSITIVE RESPONSE (Continue):</w:t>
      </w:r>
      <w:r w:rsidDel="00000000" w:rsidR="00000000" w:rsidRPr="00000000">
        <w:rPr>
          <w:color w:val="222222"/>
          <w:rtl w:val="0"/>
        </w:rPr>
        <w:t xml:space="preserve"> Proceed to Question 4.</w:t>
      </w:r>
    </w:p>
    <w:p w:rsidR="00000000" w:rsidDel="00000000" w:rsidP="00000000" w:rsidRDefault="00000000" w:rsidRPr="00000000" w14:paraId="0000002C">
      <w:pPr>
        <w:numPr>
          <w:ilvl w:val="2"/>
          <w:numId w:val="4"/>
        </w:numPr>
        <w:spacing w:after="0" w:afterAutospacing="0" w:before="0" w:beforeAutospacing="0" w:lineRule="auto"/>
        <w:ind w:left="2820" w:hanging="360"/>
      </w:pPr>
      <w:r w:rsidDel="00000000" w:rsidR="00000000" w:rsidRPr="00000000">
        <w:rPr>
          <w:b w:val="1"/>
          <w:bCs w:val="1"/>
          <w:color w:val="222222"/>
          <w:rtl w:val="0"/>
        </w:rPr>
        <w:t xml:space="preserve">If NEGATIVE RESPONSE (Do Not Qualify):</w:t>
      </w:r>
      <w:r w:rsidDel="00000000" w:rsidR="00000000" w:rsidRPr="00000000">
        <w:rPr>
          <w:color w:val="222222"/>
          <w:rtl w:val="0"/>
        </w:rPr>
        <w:t xml:space="preserve"> "Thank you for your time, however, we don't think this test shoot would be suitable for you right now."</w:t>
      </w:r>
    </w:p>
    <w:p w:rsidR="00000000" w:rsidDel="00000000" w:rsidP="00000000" w:rsidRDefault="00000000" w:rsidRPr="00000000" w14:paraId="0000002D">
      <w:pPr>
        <w:numPr>
          <w:ilvl w:val="0"/>
          <w:numId w:val="4"/>
        </w:numPr>
        <w:spacing w:after="0" w:afterAutospacing="0" w:before="0" w:beforeAutospacing="0" w:lineRule="auto"/>
        <w:ind w:left="940" w:hanging="360"/>
      </w:pPr>
      <w:r w:rsidDel="00000000" w:rsidR="00000000" w:rsidRPr="00000000">
        <w:rPr>
          <w:b w:val="1"/>
          <w:bCs w:val="1"/>
          <w:color w:val="222222"/>
          <w:rtl w:val="0"/>
        </w:rPr>
        <w:t xml:space="preserve">Question 4: UK Residency</w:t>
      </w:r>
    </w:p>
    <w:p w:rsidR="00000000" w:rsidDel="00000000" w:rsidP="00000000" w:rsidRDefault="00000000" w:rsidRPr="00000000" w14:paraId="0000002E">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Question:</w:t>
      </w:r>
      <w:r w:rsidDel="00000000" w:rsidR="00000000" w:rsidRPr="00000000">
        <w:rPr>
          <w:color w:val="222222"/>
          <w:rtl w:val="0"/>
        </w:rPr>
        <w:t xml:space="preserve"> "In order to apply for modelling or influencer work, you must be legally eligible to work in the UK. Can I confirm that you are a UK resident and hold a valid passport or visa?"</w:t>
      </w:r>
    </w:p>
    <w:p w:rsidR="00000000" w:rsidDel="00000000" w:rsidP="00000000" w:rsidRDefault="00000000" w:rsidRPr="00000000" w14:paraId="0000002F">
      <w:pPr>
        <w:numPr>
          <w:ilvl w:val="1"/>
          <w:numId w:val="4"/>
        </w:numPr>
        <w:spacing w:after="0" w:afterAutospacing="0" w:before="0" w:beforeAutospacing="0" w:lineRule="auto"/>
        <w:ind w:left="1880" w:hanging="360"/>
      </w:pPr>
      <w:r w:rsidDel="00000000" w:rsidR="00000000" w:rsidRPr="00000000">
        <w:rPr>
          <w:b w:val="1"/>
          <w:bCs w:val="1"/>
          <w:color w:val="222222"/>
          <w:rtl w:val="0"/>
        </w:rPr>
        <w:t xml:space="preserve">If YES (QUALIFIES!):</w:t>
      </w:r>
      <w:r w:rsidDel="00000000" w:rsidR="00000000" w:rsidRPr="00000000">
        <w:rPr>
          <w:color w:val="222222"/>
          <w:rtl w:val="0"/>
        </w:rPr>
        <w:t xml:space="preserve"> "Fabulous, that's great—you qualify! Modelling can be a fun side hustle to earn a bit extra cash. </w:t>
      </w:r>
      <w:r w:rsidDel="00000000" w:rsidR="00000000" w:rsidRPr="00000000">
        <w:rPr>
          <w:rtl w:val="0"/>
        </w:rPr>
        <w:t xml:space="preserve">Shall we tell you more about the model consultation and test shoot?</w:t>
      </w:r>
      <w:r w:rsidDel="00000000" w:rsidR="00000000" w:rsidRPr="00000000">
        <w:rPr>
          <w:color w:val="222222"/>
          <w:rtl w:val="0"/>
        </w:rPr>
        <w:t xml:space="preserve">" (</w:t>
      </w:r>
      <w:r w:rsidDel="00000000" w:rsidR="00000000" w:rsidRPr="00000000">
        <w:rPr>
          <w:i w:val="1"/>
          <w:iCs w:val="1"/>
          <w:color w:val="222222"/>
          <w:rtl w:val="0"/>
        </w:rPr>
        <w:t xml:space="preserve">Move to the next section after the client responds).</w:t>
      </w:r>
    </w:p>
    <w:p w:rsidR="00000000" w:rsidDel="00000000" w:rsidP="00000000" w:rsidRDefault="00000000" w:rsidRPr="00000000" w14:paraId="00000030">
      <w:pPr>
        <w:numPr>
          <w:ilvl w:val="1"/>
          <w:numId w:val="4"/>
        </w:numPr>
        <w:spacing w:after="200" w:before="0" w:beforeAutospacing="0" w:lineRule="auto"/>
        <w:ind w:left="1880" w:hanging="360"/>
      </w:pPr>
      <w:r w:rsidDel="00000000" w:rsidR="00000000" w:rsidRPr="00000000">
        <w:rPr>
          <w:b w:val="1"/>
          <w:bCs w:val="1"/>
          <w:color w:val="222222"/>
          <w:rtl w:val="0"/>
        </w:rPr>
        <w:t xml:space="preserve">If NO (Do Not Qualify):</w:t>
      </w:r>
      <w:r w:rsidDel="00000000" w:rsidR="00000000" w:rsidRPr="00000000">
        <w:rPr>
          <w:color w:val="222222"/>
          <w:rtl w:val="0"/>
        </w:rPr>
        <w:t xml:space="preserve"> "Unfortunately, as you are not a UK resident, you therefore cannot apply for modelling or influencer jobs and the test shoot would not be suitable for you. Thanks very much for your time and good luck."</w:t>
      </w:r>
    </w:p>
    <w:p w:rsidR="00000000" w:rsidDel="00000000" w:rsidP="00000000" w:rsidRDefault="00000000" w:rsidRPr="00000000" w14:paraId="00000031">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before="280" w:lineRule="auto"/>
        <w:rPr>
          <w:b w:val="1"/>
          <w:bCs w:val="1"/>
          <w:color w:val="000000"/>
          <w:sz w:val="26"/>
          <w:szCs w:val="26"/>
        </w:rPr>
      </w:pPr>
      <w:bookmarkStart w:colFirst="0" w:colLast="0" w:name="_5h454xlvmju1" w:id="7"/>
      <w:bookmarkEnd w:id="7"/>
      <w:r w:rsidDel="00000000" w:rsidR="00000000" w:rsidRPr="00000000">
        <w:rPr>
          <w:b w:val="1"/>
          <w:bCs w:val="1"/>
          <w:color w:val="222222"/>
          <w:sz w:val="26"/>
          <w:szCs w:val="26"/>
          <w:rtl w:val="0"/>
        </w:rPr>
        <w:t xml:space="preserve">4.  Explanation of the Day (Post-Qualification) </w:t>
      </w:r>
      <w:r w:rsidDel="00000000" w:rsidR="00000000" w:rsidRPr="00000000">
        <w:rPr>
          <w:b w:val="1"/>
          <w:bCs w:val="1"/>
          <w:color w:val="ff0000"/>
          <w:sz w:val="26"/>
          <w:szCs w:val="26"/>
          <w:rtl w:val="0"/>
        </w:rPr>
        <w:t xml:space="preserve">- alan to delete some of this</w:t>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“To be clear, this isn’t a commitment — it’s simply an opportunity to come in for a </w:t>
      </w:r>
      <w:r w:rsidDel="00000000" w:rsidR="00000000" w:rsidRPr="00000000">
        <w:rPr>
          <w:rtl w:val="0"/>
        </w:rPr>
        <w:t xml:space="preserve">model consultation and test shoot</w:t>
      </w:r>
      <w:r w:rsidDel="00000000" w:rsidR="00000000" w:rsidRPr="00000000">
        <w:rPr>
          <w:rtl w:val="0"/>
        </w:rPr>
        <w:t xml:space="preserve"> so we can see how you photograph, and you can see what it’s like to be in a studio environment.</w:t>
        <w:br w:type="textWrapping"/>
        <w:t xml:space="preserve">The industry has become so diverse now; we work with real people of all looks, sizes, and backgrounds.”</w:t>
      </w:r>
    </w:p>
    <w:p w:rsidR="00000000" w:rsidDel="00000000" w:rsidP="00000000" w:rsidRDefault="00000000" w:rsidRPr="00000000" w14:paraId="00000034">
      <w:pPr>
        <w:spacing w:after="240" w:before="240" w:lineRule="auto"/>
        <w:rPr/>
      </w:pPr>
      <w:r w:rsidDel="00000000" w:rsidR="00000000" w:rsidRPr="00000000">
        <w:rPr>
          <w:rtl w:val="0"/>
        </w:rPr>
        <w:t xml:space="preserve">“From your application, it sounds like you could be </w:t>
      </w:r>
      <w:r w:rsidDel="00000000" w:rsidR="00000000" w:rsidRPr="00000000">
        <w:rPr>
          <w:i w:val="1"/>
          <w:iCs w:val="1"/>
          <w:rtl w:val="0"/>
        </w:rPr>
        <w:t xml:space="preserve">great</w:t>
      </w:r>
      <w:r w:rsidDel="00000000" w:rsidR="00000000" w:rsidRPr="00000000">
        <w:rPr>
          <w:rtl w:val="0"/>
        </w:rPr>
        <w:t xml:space="preserve"> for commercial modelling and social media influencing — that’s everyday people representing real brands.”</w:t>
      </w:r>
    </w:p>
    <w:p w:rsidR="00000000" w:rsidDel="00000000" w:rsidP="00000000" w:rsidRDefault="00000000" w:rsidRPr="00000000" w14:paraId="00000035">
      <w:pPr>
        <w:spacing w:after="240" w:before="240" w:lineRule="auto"/>
        <w:rPr/>
      </w:pPr>
      <w:r w:rsidDel="00000000" w:rsidR="00000000" w:rsidRPr="00000000">
        <w:rPr>
          <w:rtl w:val="0"/>
        </w:rPr>
        <w:t xml:space="preserve">“What we’d like to do next is invite you for a</w:t>
      </w:r>
      <w:r w:rsidDel="00000000" w:rsidR="00000000" w:rsidRPr="00000000">
        <w:rPr>
          <w:b w:val="1"/>
          <w:bCs w:val="1"/>
          <w:rtl w:val="0"/>
        </w:rPr>
        <w:t xml:space="preserve"> </w:t>
      </w:r>
      <w:r w:rsidDel="00000000" w:rsidR="00000000" w:rsidRPr="00000000">
        <w:rPr>
          <w:rtl w:val="0"/>
        </w:rPr>
        <w:t xml:space="preserve">model consultation and test shoot</w:t>
      </w:r>
      <w:r w:rsidDel="00000000" w:rsidR="00000000" w:rsidRPr="00000000">
        <w:rPr>
          <w:rtl w:val="0"/>
        </w:rPr>
        <w:t xml:space="preserve"> at our London studio. It’s a chance for you to meet the team, get styled by our creative team and then get in front of the camera, for us to see what type of modelling might suit you best.”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We only bring in a few people each week and our diaries are nearly full. But I’m sure I can find a space for you” Which suits you best, weekdays or weekends?</w:t>
      </w:r>
    </w:p>
    <w:p w:rsidR="00000000" w:rsidDel="00000000" w:rsidP="00000000" w:rsidRDefault="00000000" w:rsidRPr="00000000" w14:paraId="00000037">
      <w:pPr>
        <w:spacing w:after="240" w:before="240" w:lineRule="auto"/>
        <w:ind w:left="0" w:right="600" w:firstLine="0"/>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mcetp1sdcgv" w:id="8"/>
      <w:bookmarkEnd w:id="8"/>
      <w:r w:rsidDel="00000000" w:rsidR="00000000" w:rsidRPr="00000000">
        <w:rPr>
          <w:b w:val="1"/>
          <w:bCs w:val="1"/>
          <w:color w:val="000000"/>
          <w:sz w:val="26"/>
          <w:szCs w:val="26"/>
          <w:rtl w:val="0"/>
        </w:rPr>
        <w:t xml:space="preserve">4. What Happens at the model consultation and Test Shoot</w:t>
      </w:r>
    </w:p>
    <w:p w:rsidR="00000000" w:rsidDel="00000000" w:rsidP="00000000" w:rsidRDefault="00000000" w:rsidRPr="00000000" w14:paraId="0000003A">
      <w:pPr>
        <w:spacing w:after="240" w:before="240" w:lineRule="auto"/>
        <w:rPr>
          <w:ins w:author="A&amp;S Marketing" w:id="0" w:date="2025-11-24T12:08:44Z"/>
          <w:rPrChange w:author="A&amp;S Marketing" w:id="1" w:date="2025-11-24T12:08:44Z">
            <w:rPr>
              <w:b w:val="1"/>
              <w:bCs w:val="1"/>
              <w:color w:val="000000"/>
              <w:sz w:val="26"/>
              <w:szCs w:val="26"/>
            </w:rPr>
          </w:rPrChange>
        </w:rPr>
      </w:pPr>
      <w:ins w:author="A&amp;S Marketing" w:id="0" w:date="2025-11-24T12:08:44Z">
        <w:r w:rsidDel="00000000" w:rsidR="00000000" w:rsidRPr="00000000">
          <w:rPr>
            <w:rtl w:val="0"/>
            <w:rPrChange w:author="A&amp;S Marketing" w:id="1" w:date="2025-11-24T12:08:44Z">
              <w:rPr>
                <w:b w:val="1"/>
                <w:bCs w:val="1"/>
                <w:color w:val="000000"/>
                <w:sz w:val="26"/>
                <w:szCs w:val="26"/>
              </w:rPr>
            </w:rPrChange>
          </w:rPr>
          <w:t xml:space="preserve">From your application, it sounds like you could be </w:t>
        </w:r>
        <w:r w:rsidDel="00000000" w:rsidR="00000000" w:rsidRPr="00000000">
          <w:rPr>
            <w:i w:val="1"/>
            <w:iCs w:val="1"/>
            <w:rtl w:val="0"/>
            <w:rPrChange w:author="A&amp;S Marketing" w:id="1" w:date="2025-11-24T12:08:44Z">
              <w:rPr>
                <w:b w:val="1"/>
                <w:bCs w:val="1"/>
                <w:color w:val="000000"/>
                <w:sz w:val="26"/>
                <w:szCs w:val="26"/>
              </w:rPr>
            </w:rPrChange>
          </w:rPr>
          <w:t xml:space="preserve">great</w:t>
        </w:r>
        <w:r w:rsidDel="00000000" w:rsidR="00000000" w:rsidRPr="00000000">
          <w:rPr>
            <w:rtl w:val="0"/>
            <w:rPrChange w:author="A&amp;S Marketing" w:id="1" w:date="2025-11-24T12:08:44Z">
              <w:rPr>
                <w:b w:val="1"/>
                <w:bCs w:val="1"/>
                <w:color w:val="000000"/>
                <w:sz w:val="26"/>
                <w:szCs w:val="26"/>
              </w:rPr>
            </w:rPrChange>
          </w:rPr>
          <w:t xml:space="preserve"> for commercial modelling and social media influencing — that’s everyday people representing real brands.</w:t>
        </w:r>
      </w:ins>
    </w:p>
    <w:p w:rsidR="00000000" w:rsidDel="00000000" w:rsidP="00000000" w:rsidRDefault="00000000" w:rsidRPr="00000000" w14:paraId="0000003B">
      <w:pPr>
        <w:spacing w:after="240" w:before="240" w:lineRule="auto"/>
        <w:rPr/>
      </w:pPr>
      <w:r w:rsidDel="00000000" w:rsidR="00000000" w:rsidRPr="00000000">
        <w:rPr>
          <w:color w:val="222222"/>
          <w:highlight w:val="white"/>
          <w:rtl w:val="0"/>
        </w:rPr>
        <w:t xml:space="preserve">The </w:t>
      </w:r>
      <w:r w:rsidDel="00000000" w:rsidR="00000000" w:rsidRPr="00000000">
        <w:rPr>
          <w:rtl w:val="0"/>
        </w:rPr>
        <w:t xml:space="preserve">model consultation and test shoot</w:t>
      </w:r>
      <w:r w:rsidDel="00000000" w:rsidR="00000000" w:rsidRPr="00000000">
        <w:rPr>
          <w:b w:val="1"/>
          <w:bCs w:val="1"/>
          <w:color w:val="222222"/>
          <w:highlight w:val="white"/>
          <w:rtl w:val="0"/>
        </w:rPr>
        <w:t xml:space="preserve"> are held at our professional studios in London. </w:t>
      </w:r>
      <w:r w:rsidDel="00000000" w:rsidR="00000000" w:rsidRPr="00000000">
        <w:rPr>
          <w:color w:val="2f272d"/>
          <w:sz w:val="21"/>
          <w:szCs w:val="21"/>
          <w:shd w:fill="f4f0e5" w:val="clear"/>
          <w:rtl w:val="0"/>
        </w:rPr>
        <w:t xml:space="preserve">You’ll meet our creative team—hairstylists, makeup artists, and photographers—who will guide you through the entire process. It’s a really fun experience </w:t>
      </w:r>
      <w:r w:rsidDel="00000000" w:rsidR="00000000" w:rsidRPr="00000000">
        <w:rPr>
          <w:color w:val="222222"/>
          <w:highlight w:val="white"/>
          <w:rtl w:val="0"/>
        </w:rPr>
        <w:t xml:space="preserve">and our model advisor will also give you great info on the world of modelling, social media modelling and influencing. Things have really changed in the last few years in this industry and we will help you to understand how it could work for you.</w:t>
      </w:r>
      <w:r w:rsidDel="00000000" w:rsidR="00000000" w:rsidRPr="00000000">
        <w:rPr>
          <w:b w:val="1"/>
          <w:bCs w:val="1"/>
          <w:color w:val="ff0000"/>
          <w:highlight w:val="white"/>
          <w:rtl w:val="0"/>
        </w:rPr>
        <w:t xml:space="preserve"> </w:t>
      </w:r>
      <w:r w:rsidDel="00000000" w:rsidR="00000000" w:rsidRPr="00000000">
        <w:rPr>
          <w:highlight w:val="white"/>
          <w:rtl w:val="0"/>
        </w:rPr>
        <w:t xml:space="preserve">Sounds great doesn't it?" </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On the day you'll need five to seven outfits</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hd w:fill="f4f0e5" w:val="clear"/>
        <w:spacing w:after="0" w:afterAutospacing="0" w:before="440" w:lineRule="auto"/>
        <w:ind w:left="720" w:hanging="360"/>
        <w:rPr>
          <w:color w:val="2f272d"/>
          <w:sz w:val="21"/>
          <w:szCs w:val="21"/>
          <w:u w:val="none"/>
        </w:rPr>
      </w:pPr>
      <w:r w:rsidDel="00000000" w:rsidR="00000000" w:rsidRPr="00000000">
        <w:rPr>
          <w:color w:val="2f272d"/>
          <w:sz w:val="21"/>
          <w:szCs w:val="21"/>
          <w:rtl w:val="0"/>
        </w:rPr>
        <w:t xml:space="preserve">Outfit 1: A simple jeans-and-white-top look—that’s your clean, agency style.</w:t>
      </w:r>
    </w:p>
    <w:p w:rsidR="00000000" w:rsidDel="00000000" w:rsidP="00000000" w:rsidRDefault="00000000" w:rsidRPr="00000000" w14:paraId="0000003E">
      <w:pPr>
        <w:numPr>
          <w:ilvl w:val="0"/>
          <w:numId w:val="3"/>
        </w:numPr>
        <w:spacing w:after="0" w:afterAutospacing="0" w:before="0" w:beforeAutospacing="0" w:lineRule="auto"/>
        <w:ind w:left="720" w:hanging="360"/>
        <w:rPr>
          <w:sz w:val="21"/>
          <w:szCs w:val="21"/>
          <w:u w:val="none"/>
        </w:rPr>
      </w:pPr>
      <w:r w:rsidDel="00000000" w:rsidR="00000000" w:rsidRPr="00000000">
        <w:rPr>
          <w:color w:val="2f272d"/>
          <w:sz w:val="21"/>
          <w:szCs w:val="21"/>
          <w:rtl w:val="0"/>
        </w:rPr>
        <w:t xml:space="preserve">Outfits 2 &amp; 3: Two outfits that show your personal style—things that make you feel confident and express your personality. </w:t>
      </w:r>
      <w:r w:rsidDel="00000000" w:rsidR="00000000" w:rsidRPr="00000000">
        <w:rPr>
          <w:sz w:val="21"/>
          <w:szCs w:val="21"/>
          <w:rtl w:val="0"/>
        </w:rPr>
        <w:t xml:space="preserve">I presume you have a few ideas about what to wear</w:t>
      </w:r>
      <w:r w:rsidDel="00000000" w:rsidR="00000000" w:rsidRPr="00000000">
        <w:rPr>
          <w:color w:val="2f272d"/>
          <w:sz w:val="21"/>
          <w:szCs w:val="21"/>
          <w:rtl w:val="0"/>
        </w:rPr>
        <w:t xml:space="preserve">?</w:t>
      </w:r>
      <w:r w:rsidDel="00000000" w:rsidR="00000000" w:rsidRPr="00000000">
        <w:rPr>
          <w:b w:val="1"/>
          <w:bCs w:val="1"/>
          <w:color w:val="2f272d"/>
          <w:sz w:val="21"/>
          <w:szCs w:val="21"/>
          <w:rtl w:val="0"/>
        </w:rPr>
        <w:t xml:space="preserve"> </w:t>
      </w:r>
    </w:p>
    <w:p w:rsidR="00000000" w:rsidDel="00000000" w:rsidP="00000000" w:rsidRDefault="00000000" w:rsidRPr="00000000" w14:paraId="0000003F">
      <w:pPr>
        <w:numPr>
          <w:ilvl w:val="0"/>
          <w:numId w:val="3"/>
        </w:numPr>
        <w:spacing w:after="0" w:afterAutospacing="0" w:before="0" w:beforeAutospacing="0" w:lineRule="auto"/>
        <w:ind w:left="720" w:hanging="360"/>
        <w:rPr>
          <w:color w:val="2f272d"/>
          <w:sz w:val="21"/>
          <w:szCs w:val="21"/>
          <w:u w:val="none"/>
        </w:rPr>
      </w:pPr>
      <w:r w:rsidDel="00000000" w:rsidR="00000000" w:rsidRPr="00000000">
        <w:rPr>
          <w:color w:val="2f272d"/>
          <w:sz w:val="21"/>
          <w:szCs w:val="21"/>
          <w:rtl w:val="0"/>
        </w:rPr>
        <w:t xml:space="preserve">Outfit 4-6: Please bring </w:t>
      </w:r>
      <w:r w:rsidDel="00000000" w:rsidR="00000000" w:rsidRPr="00000000">
        <w:rPr>
          <w:b w:val="1"/>
          <w:bCs w:val="1"/>
          <w:color w:val="2f272d"/>
          <w:sz w:val="21"/>
          <w:szCs w:val="21"/>
          <w:rtl w:val="0"/>
        </w:rPr>
        <w:t xml:space="preserve">three looks </w:t>
      </w:r>
      <w:r w:rsidDel="00000000" w:rsidR="00000000" w:rsidRPr="00000000">
        <w:rPr>
          <w:color w:val="2f272d"/>
          <w:sz w:val="21"/>
          <w:szCs w:val="21"/>
          <w:rtl w:val="0"/>
        </w:rPr>
        <w:t xml:space="preserve">that might be used for advertising content. Options include:</w:t>
      </w:r>
    </w:p>
    <w:p w:rsidR="00000000" w:rsidDel="00000000" w:rsidP="00000000" w:rsidRDefault="00000000" w:rsidRPr="00000000" w14:paraId="00000040">
      <w:pPr>
        <w:numPr>
          <w:ilvl w:val="2"/>
          <w:numId w:val="2"/>
        </w:numPr>
        <w:spacing w:after="0" w:afterAutospacing="0" w:before="0" w:beforeAutospacing="0" w:lineRule="auto"/>
        <w:ind w:left="2380" w:hanging="360"/>
      </w:pPr>
      <w:r w:rsidDel="00000000" w:rsidR="00000000" w:rsidRPr="00000000">
        <w:rPr>
          <w:b w:val="1"/>
          <w:bCs w:val="1"/>
          <w:color w:val="2f272d"/>
          <w:sz w:val="21"/>
          <w:szCs w:val="21"/>
          <w:rtl w:val="0"/>
        </w:rPr>
        <w:t xml:space="preserve">Athletic/Sportswear</w:t>
      </w:r>
    </w:p>
    <w:p w:rsidR="00000000" w:rsidDel="00000000" w:rsidP="00000000" w:rsidRDefault="00000000" w:rsidRPr="00000000" w14:paraId="00000041">
      <w:pPr>
        <w:numPr>
          <w:ilvl w:val="2"/>
          <w:numId w:val="2"/>
        </w:numPr>
        <w:spacing w:after="0" w:afterAutospacing="0" w:before="0" w:beforeAutospacing="0" w:lineRule="auto"/>
        <w:ind w:left="2380" w:hanging="360"/>
      </w:pPr>
      <w:r w:rsidDel="00000000" w:rsidR="00000000" w:rsidRPr="00000000">
        <w:rPr>
          <w:b w:val="1"/>
          <w:bCs w:val="1"/>
          <w:color w:val="2f272d"/>
          <w:sz w:val="21"/>
          <w:szCs w:val="21"/>
          <w:rtl w:val="0"/>
        </w:rPr>
        <w:t xml:space="preserve">Swimwear/Lingerie</w:t>
      </w:r>
    </w:p>
    <w:p w:rsidR="00000000" w:rsidDel="00000000" w:rsidP="00000000" w:rsidRDefault="00000000" w:rsidRPr="00000000" w14:paraId="00000042">
      <w:pPr>
        <w:numPr>
          <w:ilvl w:val="2"/>
          <w:numId w:val="2"/>
        </w:numPr>
        <w:spacing w:after="0" w:afterAutospacing="0" w:before="0" w:beforeAutospacing="0" w:lineRule="auto"/>
        <w:ind w:left="2380" w:hanging="360"/>
      </w:pPr>
      <w:r w:rsidDel="00000000" w:rsidR="00000000" w:rsidRPr="00000000">
        <w:rPr>
          <w:b w:val="1"/>
          <w:bCs w:val="1"/>
          <w:color w:val="2f272d"/>
          <w:sz w:val="21"/>
          <w:szCs w:val="21"/>
          <w:rtl w:val="0"/>
        </w:rPr>
        <w:t xml:space="preserve">Professional/Business</w:t>
      </w:r>
    </w:p>
    <w:p w:rsidR="00000000" w:rsidDel="00000000" w:rsidP="00000000" w:rsidRDefault="00000000" w:rsidRPr="00000000" w14:paraId="00000043">
      <w:pPr>
        <w:numPr>
          <w:ilvl w:val="2"/>
          <w:numId w:val="2"/>
        </w:numPr>
        <w:spacing w:after="0" w:afterAutospacing="0" w:before="0" w:beforeAutospacing="0" w:lineRule="auto"/>
        <w:ind w:left="2380" w:hanging="360"/>
      </w:pPr>
      <w:r w:rsidDel="00000000" w:rsidR="00000000" w:rsidRPr="00000000">
        <w:rPr>
          <w:b w:val="1"/>
          <w:bCs w:val="1"/>
          <w:color w:val="2f272d"/>
          <w:sz w:val="21"/>
          <w:szCs w:val="21"/>
          <w:rtl w:val="0"/>
        </w:rPr>
        <w:t xml:space="preserve">Edgy/Streetwear</w:t>
      </w:r>
    </w:p>
    <w:p w:rsidR="00000000" w:rsidDel="00000000" w:rsidP="00000000" w:rsidRDefault="00000000" w:rsidRPr="00000000" w14:paraId="00000044">
      <w:pPr>
        <w:numPr>
          <w:ilvl w:val="2"/>
          <w:numId w:val="2"/>
        </w:numPr>
        <w:spacing w:after="0" w:afterAutospacing="0" w:before="0" w:beforeAutospacing="0" w:lineRule="auto"/>
        <w:ind w:left="2380" w:hanging="360"/>
      </w:pPr>
      <w:r w:rsidDel="00000000" w:rsidR="00000000" w:rsidRPr="00000000">
        <w:rPr>
          <w:b w:val="1"/>
          <w:bCs w:val="1"/>
          <w:color w:val="2f272d"/>
          <w:sz w:val="21"/>
          <w:szCs w:val="21"/>
          <w:rtl w:val="0"/>
        </w:rPr>
        <w:t xml:space="preserve">High Fashion/Glamour</w:t>
      </w:r>
    </w:p>
    <w:p w:rsidR="00000000" w:rsidDel="00000000" w:rsidP="00000000" w:rsidRDefault="00000000" w:rsidRPr="00000000" w14:paraId="0000004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2f272d"/>
          <w:sz w:val="21"/>
          <w:szCs w:val="21"/>
          <w:rtl w:val="0"/>
        </w:rPr>
        <w:t xml:space="preserve">Outfit 7:  </w:t>
      </w:r>
      <w:r w:rsidDel="00000000" w:rsidR="00000000" w:rsidRPr="00000000">
        <w:rPr>
          <w:b w:val="1"/>
          <w:bCs w:val="1"/>
          <w:color w:val="2f272d"/>
          <w:sz w:val="21"/>
          <w:szCs w:val="21"/>
          <w:rtl w:val="0"/>
        </w:rPr>
        <w:t xml:space="preserve">Accessories</w:t>
      </w:r>
      <w:r w:rsidDel="00000000" w:rsidR="00000000" w:rsidRPr="00000000">
        <w:rPr>
          <w:color w:val="2f272d"/>
          <w:sz w:val="21"/>
          <w:szCs w:val="21"/>
          <w:rtl w:val="0"/>
        </w:rPr>
        <w:t xml:space="preserve">; jewellery, sunglasses, hats, scarves, to complete your looks.</w:t>
      </w:r>
    </w:p>
    <w:p w:rsidR="00000000" w:rsidDel="00000000" w:rsidP="00000000" w:rsidRDefault="00000000" w:rsidRPr="00000000" w14:paraId="00000046">
      <w:pPr>
        <w:numPr>
          <w:ilvl w:val="0"/>
          <w:numId w:val="2"/>
        </w:numPr>
        <w:spacing w:after="0" w:afterAutospacing="0" w:before="0" w:beforeAutospacing="0" w:lineRule="auto"/>
        <w:ind w:left="940" w:hanging="360"/>
      </w:pPr>
      <w:r w:rsidDel="00000000" w:rsidR="00000000" w:rsidRPr="00000000">
        <w:rPr>
          <w:b w:val="1"/>
          <w:bCs w:val="1"/>
          <w:sz w:val="21"/>
          <w:szCs w:val="21"/>
          <w:rtl w:val="0"/>
        </w:rPr>
        <w:t xml:space="preserve">Sally: Have you got anything in mind you'd like to bring with you?</w:t>
      </w:r>
    </w:p>
    <w:p w:rsidR="00000000" w:rsidDel="00000000" w:rsidP="00000000" w:rsidRDefault="00000000" w:rsidRPr="00000000" w14:paraId="00000047">
      <w:pPr>
        <w:numPr>
          <w:ilvl w:val="0"/>
          <w:numId w:val="5"/>
        </w:numPr>
        <w:spacing w:after="0" w:afterAutospacing="0" w:before="0" w:beforeAutospacing="0" w:lineRule="auto"/>
        <w:ind w:left="940" w:hanging="360"/>
      </w:pPr>
      <w:r w:rsidDel="00000000" w:rsidR="00000000" w:rsidRPr="00000000">
        <w:rPr>
          <w:b w:val="1"/>
          <w:bCs w:val="1"/>
          <w:sz w:val="21"/>
          <w:szCs w:val="21"/>
          <w:rtl w:val="0"/>
        </w:rPr>
        <w:t xml:space="preserve">Client responds and feel excited for the shoot</w:t>
      </w:r>
    </w:p>
    <w:p w:rsidR="00000000" w:rsidDel="00000000" w:rsidP="00000000" w:rsidRDefault="00000000" w:rsidRPr="00000000" w14:paraId="00000048">
      <w:pPr>
        <w:numPr>
          <w:ilvl w:val="0"/>
          <w:numId w:val="5"/>
        </w:numPr>
        <w:spacing w:after="200" w:before="0" w:beforeAutospacing="0" w:lineRule="auto"/>
        <w:ind w:left="940" w:hanging="360"/>
      </w:pPr>
      <w:r w:rsidDel="00000000" w:rsidR="00000000" w:rsidRPr="00000000">
        <w:rPr>
          <w:b w:val="1"/>
          <w:bCs w:val="1"/>
          <w:color w:val="222222"/>
          <w:rtl w:val="0"/>
        </w:rPr>
        <w:t xml:space="preserve">New Follow-Up Question (for response/engagement):</w:t>
        <w:br w:type="textWrapping"/>
      </w:r>
      <w:r w:rsidDel="00000000" w:rsidR="00000000" w:rsidRPr="00000000">
        <w:rPr>
          <w:color w:val="222222"/>
          <w:rtl w:val="0"/>
        </w:rPr>
        <w:t xml:space="preserve">"So, as you can imagine many people like you are looking at modelling/influencing as a new side hustle. As you can imagine, we are pretty busy! </w:t>
      </w:r>
      <w:r w:rsidDel="00000000" w:rsidR="00000000" w:rsidRPr="00000000">
        <w:rPr>
          <w:b w:val="1"/>
          <w:bCs w:val="1"/>
          <w:rtl w:val="0"/>
        </w:rPr>
        <w:t xml:space="preserve">How is your schedule looking over the next couple of weeks? "</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7nnazrxs9bn" w:id="9"/>
      <w:bookmarkEnd w:id="9"/>
      <w:r w:rsidDel="00000000" w:rsidR="00000000" w:rsidRPr="00000000">
        <w:rPr>
          <w:b w:val="1"/>
          <w:bCs w:val="1"/>
          <w:color w:val="000000"/>
          <w:sz w:val="26"/>
          <w:szCs w:val="26"/>
          <w:rtl w:val="0"/>
        </w:rPr>
        <w:t xml:space="preserve">5. Transparency &amp; Reassurance ( </w:t>
      </w:r>
      <w:ins w:author="A&amp;S Marketing" w:id="2" w:date="2025-11-24T12:09:12Z">
        <w:r w:rsidDel="00000000" w:rsidR="00000000" w:rsidRPr="00000000">
          <w:rPr>
            <w:b w:val="1"/>
            <w:bCs w:val="1"/>
            <w:color w:val="000000"/>
            <w:sz w:val="26"/>
            <w:szCs w:val="26"/>
            <w:rtl w:val="0"/>
          </w:rPr>
          <w:t xml:space="preserve">tell </w:t>
        </w:r>
      </w:ins>
      <w:del w:author="A&amp;S Marketing" w:id="2" w:date="2025-11-24T12:09:12Z">
        <w:r w:rsidDel="00000000" w:rsidR="00000000" w:rsidRPr="00000000">
          <w:rPr>
            <w:b w:val="1"/>
            <w:bCs w:val="1"/>
            <w:color w:val="000000"/>
            <w:sz w:val="26"/>
            <w:szCs w:val="26"/>
            <w:rtl w:val="0"/>
          </w:rPr>
          <w:delText xml:space="preserve">if</w:delText>
        </w:r>
      </w:del>
      <w:r w:rsidDel="00000000" w:rsidR="00000000" w:rsidRPr="00000000">
        <w:rPr>
          <w:b w:val="1"/>
          <w:bCs w:val="1"/>
          <w:color w:val="000000"/>
          <w:sz w:val="26"/>
          <w:szCs w:val="26"/>
          <w:rtl w:val="0"/>
        </w:rPr>
        <w:t xml:space="preserve"> the client asks about prices etc)</w:t>
      </w:r>
    </w:p>
    <w:p w:rsidR="00000000" w:rsidDel="00000000" w:rsidP="00000000" w:rsidRDefault="00000000" w:rsidRPr="00000000" w14:paraId="0000004B">
      <w:pPr>
        <w:spacing w:after="240" w:before="240" w:lineRule="auto"/>
        <w:ind w:left="0" w:right="600" w:firstLine="0"/>
        <w:rPr>
          <w:i w:val="1"/>
          <w:iCs w:val="1"/>
          <w:rPrChange w:author="Alan Rutherford" w:id="3" w:date="2025-11-24T12:14:25Z">
            <w:rPr/>
          </w:rPrChange>
        </w:rPr>
      </w:pPr>
      <w:r w:rsidDel="00000000" w:rsidR="00000000" w:rsidRPr="00000000">
        <w:rPr>
          <w:i w:val="1"/>
          <w:iCs w:val="1"/>
          <w:rtl w:val="0"/>
          <w:rPrChange w:author="Alan Rutherford" w:id="3" w:date="2025-11-24T12:14:25Z">
            <w:rPr/>
          </w:rPrChange>
        </w:rPr>
        <w:t xml:space="preserve">The </w:t>
      </w:r>
      <w:r w:rsidDel="00000000" w:rsidR="00000000" w:rsidRPr="00000000">
        <w:rPr>
          <w:rtl w:val="0"/>
          <w:rPrChange w:author="Alan Rutherford" w:id="3" w:date="2025-11-24T12:14:25Z">
            <w:rPr/>
          </w:rPrChange>
        </w:rPr>
        <w:t xml:space="preserve">model consultation and test shoot</w:t>
      </w:r>
      <w:r w:rsidDel="00000000" w:rsidR="00000000" w:rsidRPr="00000000">
        <w:rPr>
          <w:i w:val="1"/>
          <w:iCs w:val="1"/>
          <w:rtl w:val="0"/>
          <w:rPrChange w:author="Alan Rutherford" w:id="3" w:date="2025-11-24T12:14:25Z">
            <w:rPr/>
          </w:rPrChange>
        </w:rPr>
        <w:t xml:space="preserve"> and the whole day including your styling and photography as mentioned is free of charge. If we decide that you have the potential to move forward we will discuss various options with you that include the purchase of pictures in order to get started in the industry. Pictures start at around £50 each and packages to help you get started in the industry start from £299. But don’t worry about that yet as you have to pass your test shoot first. </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Now as you can imagine we are quite busy as mentioned but we do think you have great potential so I would like to get you booked in for an appointment in the next week or two.</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2ms7lwhb2gc" w:id="10"/>
      <w:bookmarkEnd w:id="10"/>
      <w:r w:rsidDel="00000000" w:rsidR="00000000" w:rsidRPr="00000000">
        <w:rPr>
          <w:b w:val="1"/>
          <w:bCs w:val="1"/>
          <w:color w:val="000000"/>
          <w:sz w:val="26"/>
          <w:szCs w:val="26"/>
          <w:rtl w:val="0"/>
        </w:rPr>
        <w:t xml:space="preserve">6. Booking Appointment (Fear of Loss + Curiosity)</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“We’re currently running sessions this </w:t>
      </w:r>
      <w:r w:rsidDel="00000000" w:rsidR="00000000" w:rsidRPr="00000000">
        <w:rPr>
          <w:b w:val="1"/>
          <w:bCs w:val="1"/>
          <w:rtl w:val="0"/>
        </w:rPr>
        <w:t xml:space="preserve">Saturday</w:t>
      </w:r>
      <w:r w:rsidDel="00000000" w:rsidR="00000000" w:rsidRPr="00000000">
        <w:rPr>
          <w:rtl w:val="0"/>
        </w:rPr>
        <w:t xml:space="preserve">, with </w:t>
      </w:r>
      <w:r w:rsidDel="00000000" w:rsidR="00000000" w:rsidRPr="00000000">
        <w:rPr>
          <w:b w:val="1"/>
          <w:bCs w:val="1"/>
          <w:rtl w:val="0"/>
        </w:rPr>
        <w:t xml:space="preserve">half-hour slots between 10am and 4pm</w:t>
      </w:r>
      <w:r w:rsidDel="00000000" w:rsidR="00000000" w:rsidRPr="00000000">
        <w:rPr>
          <w:rtl w:val="0"/>
        </w:rPr>
        <w:t xml:space="preserve">.</w:t>
        <w:br w:type="textWrapping"/>
        <w:t xml:space="preserve"> The sessions tend to fill quickly because we only take on a small number of new faces to shoot each week and that now includes you”</w:t>
      </w:r>
    </w:p>
    <w:p w:rsidR="00000000" w:rsidDel="00000000" w:rsidP="00000000" w:rsidRDefault="00000000" w:rsidRPr="00000000" w14:paraId="00000050">
      <w:pPr>
        <w:spacing w:after="240" w:before="240" w:lineRule="auto"/>
        <w:ind w:left="600" w:right="600" w:firstLine="0"/>
        <w:rPr>
          <w:highlight w:val="yellow"/>
        </w:rPr>
      </w:pPr>
      <w:r w:rsidDel="00000000" w:rsidR="00000000" w:rsidRPr="00000000">
        <w:rPr>
          <w:rtl w:val="0"/>
        </w:rPr>
        <w:t xml:space="preserve">“You can </w:t>
      </w:r>
      <w:r w:rsidDel="00000000" w:rsidR="00000000" w:rsidRPr="00000000">
        <w:rPr>
          <w:b w:val="1"/>
          <w:bCs w:val="1"/>
          <w:rtl w:val="0"/>
        </w:rPr>
        <w:t xml:space="preserve">see which times are still open </w:t>
      </w:r>
      <w:r w:rsidDel="00000000" w:rsidR="00000000" w:rsidRPr="00000000">
        <w:rPr>
          <w:rtl w:val="0"/>
        </w:rPr>
        <w:t xml:space="preserve">and book directly using this link: [INSERT BOOKING LINK].</w:t>
      </w:r>
      <w:r w:rsidDel="00000000" w:rsidR="00000000" w:rsidRPr="00000000">
        <w:rPr>
          <w:rtl w:val="0"/>
        </w:rPr>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It’s first-come, first-served, and once the day’s full, we usually don’t reopen until the following week — so I’d recommend grabbing a time while they’re still open.”</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“Would you like me to text or email you the booking link now so you can choose a time that works for you?”</w:t>
      </w:r>
    </w:p>
    <w:p w:rsidR="00000000" w:rsidDel="00000000" w:rsidP="00000000" w:rsidRDefault="00000000" w:rsidRPr="00000000" w14:paraId="00000053">
      <w:pPr>
        <w:spacing w:after="240" w:before="240" w:lineRule="auto"/>
        <w:ind w:left="0" w:right="600" w:firstLine="0"/>
        <w:rPr/>
      </w:pPr>
      <w:r w:rsidDel="00000000" w:rsidR="00000000" w:rsidRPr="00000000">
        <w:rPr>
          <w:rtl w:val="0"/>
        </w:rPr>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OR</w:t>
      </w:r>
    </w:p>
    <w:p w:rsidR="00000000" w:rsidDel="00000000" w:rsidP="00000000" w:rsidRDefault="00000000" w:rsidRPr="00000000" w14:paraId="00000055">
      <w:pPr>
        <w:spacing w:after="240" w:before="240" w:lineRule="auto"/>
        <w:rPr/>
      </w:pPr>
      <w:r w:rsidDel="00000000" w:rsidR="00000000" w:rsidRPr="00000000">
        <w:rPr>
          <w:rtl w:val="0"/>
        </w:rPr>
        <w:t xml:space="preserve">“We’ve got half-hour slots available between </w:t>
      </w:r>
      <w:r w:rsidDel="00000000" w:rsidR="00000000" w:rsidRPr="00000000">
        <w:rPr>
          <w:b w:val="1"/>
          <w:bCs w:val="1"/>
          <w:rtl w:val="0"/>
        </w:rPr>
        <w:t xml:space="preserve">10am and 4pm on Saturday</w:t>
      </w:r>
      <w:r w:rsidDel="00000000" w:rsidR="00000000" w:rsidRPr="00000000">
        <w:rPr>
          <w:rtl w:val="0"/>
        </w:rPr>
        <w:t xml:space="preserve">, but they usually fill up quickly since we only bring in a few new faces to shoot each week and now that includes you.”</w:t>
      </w:r>
    </w:p>
    <w:p w:rsidR="00000000" w:rsidDel="00000000" w:rsidP="00000000" w:rsidRDefault="00000000" w:rsidRPr="00000000" w14:paraId="00000056">
      <w:pPr>
        <w:spacing w:after="240" w:before="240" w:lineRule="auto"/>
        <w:rPr/>
      </w:pPr>
      <w:r w:rsidDel="00000000" w:rsidR="00000000" w:rsidRPr="00000000">
        <w:rPr>
          <w:rtl w:val="0"/>
        </w:rPr>
        <w:t xml:space="preserve">“You can see which time slots are still available and book directly using this link: [INSERT BOOKING LINK].”</w:t>
      </w:r>
    </w:p>
    <w:p w:rsidR="00000000" w:rsidDel="00000000" w:rsidP="00000000" w:rsidRDefault="00000000" w:rsidRPr="00000000" w14:paraId="00000057">
      <w:pPr>
        <w:spacing w:after="240" w:before="240" w:lineRule="auto"/>
        <w:rPr/>
      </w:pPr>
      <w:r w:rsidDel="00000000" w:rsidR="00000000" w:rsidRPr="00000000">
        <w:rPr>
          <w:rtl w:val="0"/>
        </w:rPr>
        <w:t xml:space="preserve">“Once you’ve booked, you’ll get an email with what to bring and all the studio details. Would you like me to send you the link now?”</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HANDLING REJECTION AT THIS POINT: </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If “I’m not sure / I’ll think about it”:</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“No problem at all — it only takes 30 seconds to have a look at the link.</w:t>
        <w:br w:type="textWrapping"/>
        <w:t xml:space="preserve"> The Saturday slots usually go quickly, so I’d suggest just checking what’s open — you can always change your time later if you need to.”</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If “I’m not interested in modelling”:</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“Totally fine — some people come just for the experience or to build confidence in front of the camera. It’s a free opportunity to try something new, and who knows — you might actually enjoy it!”</w:t>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i w:val="1"/>
          <w:iCs w:val="1"/>
          <w:rtl w:val="0"/>
        </w:rPr>
        <w:t xml:space="preserve">(If ‘Maybe later’)</w:t>
      </w:r>
      <w:r w:rsidDel="00000000" w:rsidR="00000000" w:rsidRPr="00000000">
        <w:rPr>
          <w:i w:val="1"/>
          <w:iCs w:val="1"/>
          <w:rtl w:val="0"/>
        </w:rPr>
        <w:br w:type="textWrapping"/>
      </w:r>
      <w:r w:rsidDel="00000000" w:rsidR="00000000" w:rsidRPr="00000000">
        <w:rPr>
          <w:rtl w:val="0"/>
        </w:rPr>
        <w:t xml:space="preserve"> “No problem — it only takes a few seconds to check and Saturday slots tend to go quickly. I’d suggest grabbing a time now; you can always change it later.”</w:t>
      </w:r>
    </w:p>
    <w:p w:rsidR="00000000" w:rsidDel="00000000" w:rsidP="00000000" w:rsidRDefault="00000000" w:rsidRPr="00000000" w14:paraId="00000060">
      <w:pPr>
        <w:spacing w:after="240" w:before="240" w:lineRule="auto"/>
        <w:rPr>
          <w:b w:val="1"/>
          <w:bCs w:val="1"/>
        </w:rPr>
      </w:pPr>
      <w:r w:rsidDel="00000000" w:rsidR="00000000" w:rsidRPr="00000000">
        <w:rPr>
          <w:b w:val="1"/>
          <w:bCs w:val="1"/>
          <w:i w:val="1"/>
          <w:iCs w:val="1"/>
          <w:rtl w:val="0"/>
        </w:rPr>
        <w:t xml:space="preserve">(If ‘Not interested’)</w:t>
      </w:r>
      <w:r w:rsidDel="00000000" w:rsidR="00000000" w:rsidRPr="00000000">
        <w:rPr>
          <w:i w:val="1"/>
          <w:iCs w:val="1"/>
          <w:rtl w:val="0"/>
        </w:rPr>
        <w:br w:type="textWrapping"/>
      </w:r>
      <w:r w:rsidDel="00000000" w:rsidR="00000000" w:rsidRPr="00000000">
        <w:rPr>
          <w:rtl w:val="0"/>
        </w:rPr>
        <w:t xml:space="preserve"> “Totally fine — many people come just for the experience or to build confidence. It’s a free, fun opportunity to see yourself through a professional lens with the</w:t>
      </w:r>
      <w:r w:rsidDel="00000000" w:rsidR="00000000" w:rsidRPr="00000000">
        <w:rPr>
          <w:b w:val="1"/>
          <w:bCs w:val="1"/>
          <w:rtl w:val="0"/>
        </w:rPr>
        <w:t xml:space="preserve"> possibility of earning a few hundred quid later down the line as a side job.”</w:t>
      </w:r>
    </w:p>
    <w:p w:rsidR="00000000" w:rsidDel="00000000" w:rsidP="00000000" w:rsidRDefault="00000000" w:rsidRPr="00000000" w14:paraId="00000061">
      <w:pPr>
        <w:numPr>
          <w:ilvl w:val="0"/>
          <w:numId w:val="1"/>
        </w:numPr>
        <w:shd w:fill="ffffff" w:val="clear"/>
        <w:spacing w:after="0" w:afterAutospacing="0" w:before="200" w:lineRule="auto"/>
        <w:ind w:left="940" w:hanging="360"/>
      </w:pPr>
      <w:r w:rsidDel="00000000" w:rsidR="00000000" w:rsidRPr="00000000">
        <w:rPr>
          <w:b w:val="1"/>
          <w:bCs w:val="1"/>
          <w:color w:val="222222"/>
          <w:rtl w:val="0"/>
        </w:rPr>
        <w:t xml:space="preserve">If location is within ~2 hours:</w:t>
        <w:br w:type="textWrapping"/>
      </w:r>
      <w:r w:rsidDel="00000000" w:rsidR="00000000" w:rsidRPr="00000000">
        <w:rPr>
          <w:color w:val="222222"/>
          <w:rtl w:val="0"/>
        </w:rPr>
        <w:t xml:space="preserve">“Ah, got it — [Location] is not too far at all actually. We’ve had quite a few people travel in from there because the experience is worth it. The model</w:t>
      </w:r>
      <w:r w:rsidDel="00000000" w:rsidR="00000000" w:rsidRPr="00000000">
        <w:rPr>
          <w:rtl w:val="0"/>
        </w:rPr>
        <w:t xml:space="preserve"> consultation and test shoot</w:t>
      </w:r>
      <w:r w:rsidDel="00000000" w:rsidR="00000000" w:rsidRPr="00000000">
        <w:rPr>
          <w:color w:val="222222"/>
          <w:rtl w:val="0"/>
        </w:rPr>
        <w:t xml:space="preserve"> gives you real studio experience, your photos are reviewed by our management team on the day, and afterwards you’ll have a one-to-one session for personalised feedback and guidance.</w:t>
        <w:br w:type="textWrapping"/>
        <w:t xml:space="preserve">We’ve still got a few slots left for Saturday — would you like me to send you the booking link so you can check what’s available?”</w:t>
      </w:r>
    </w:p>
    <w:p w:rsidR="00000000" w:rsidDel="00000000" w:rsidP="00000000" w:rsidRDefault="00000000" w:rsidRPr="00000000" w14:paraId="00000062">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If location is further away:</w:t>
        <w:br w:type="textWrapping"/>
      </w:r>
      <w:r w:rsidDel="00000000" w:rsidR="00000000" w:rsidRPr="00000000">
        <w:rPr>
          <w:color w:val="222222"/>
          <w:rtl w:val="0"/>
        </w:rPr>
        <w:t xml:space="preserve">“That’s totally fair — [Location] is a bit of a trip, but quite a few people come to London just once for the model</w:t>
      </w:r>
      <w:r w:rsidDel="00000000" w:rsidR="00000000" w:rsidRPr="00000000">
        <w:rPr>
          <w:rtl w:val="0"/>
        </w:rPr>
        <w:t xml:space="preserve"> consultation and test shoot</w:t>
      </w:r>
      <w:r w:rsidDel="00000000" w:rsidR="00000000" w:rsidRPr="00000000">
        <w:rPr>
          <w:color w:val="222222"/>
          <w:rtl w:val="0"/>
        </w:rPr>
        <w:t xml:space="preserve"> because it’s a rare opportunity to get feedback from an experienced studio team. Since these sessions are free and by invitation only, they do tend to fill up quickly, especially weekends.</w:t>
        <w:br w:type="textWrapping"/>
        <w:t xml:space="preserve">Would you like me to send you the link to check what’s still open for this Saturday?”</w:t>
      </w:r>
    </w:p>
    <w:p w:rsidR="00000000" w:rsidDel="00000000" w:rsidP="00000000" w:rsidRDefault="00000000" w:rsidRPr="00000000" w14:paraId="00000063">
      <w:pPr>
        <w:numPr>
          <w:ilvl w:val="0"/>
          <w:numId w:val="1"/>
        </w:numPr>
        <w:shd w:fill="ffffff" w:val="clear"/>
        <w:spacing w:after="200" w:before="0" w:beforeAutospacing="0" w:lineRule="auto"/>
        <w:ind w:left="940" w:hanging="360"/>
      </w:pPr>
      <w:r w:rsidDel="00000000" w:rsidR="00000000" w:rsidRPr="00000000">
        <w:rPr>
          <w:b w:val="1"/>
          <w:bCs w:val="1"/>
          <w:color w:val="222222"/>
          <w:rtl w:val="0"/>
        </w:rPr>
        <w:t xml:space="preserve">Flexible option / reframing value:</w:t>
        <w:br w:type="textWrapping"/>
      </w:r>
      <w:r w:rsidDel="00000000" w:rsidR="00000000" w:rsidRPr="00000000">
        <w:rPr>
          <w:color w:val="222222"/>
          <w:rtl w:val="0"/>
        </w:rPr>
        <w:t xml:space="preserve">“That’s understandable — [Location] isn’t right next door, but it could still be worth the trip. The model</w:t>
      </w:r>
      <w:r w:rsidDel="00000000" w:rsidR="00000000" w:rsidRPr="00000000">
        <w:rPr>
          <w:rtl w:val="0"/>
        </w:rPr>
        <w:t xml:space="preserve"> consultation and test shoot</w:t>
      </w:r>
      <w:r w:rsidDel="00000000" w:rsidR="00000000" w:rsidRPr="00000000">
        <w:rPr>
          <w:color w:val="222222"/>
          <w:rtl w:val="0"/>
        </w:rPr>
        <w:t xml:space="preserve"> is more than just photos — it’s a chance to get real insight into your potential as a model and see how you photograph in a professional London studio environment. Many people travel in just once to get this level of feedback.</w:t>
        <w:br w:type="textWrapping"/>
        <w:t xml:space="preserve">Would you like me to send you the booking link to see the available slots?”</w:t>
      </w:r>
    </w:p>
    <w:p w:rsidR="00000000" w:rsidDel="00000000" w:rsidP="00000000" w:rsidRDefault="00000000" w:rsidRPr="00000000" w14:paraId="00000064">
      <w:pPr>
        <w:spacing w:after="240" w:before="240" w:lineRule="auto"/>
        <w:ind w:left="0" w:right="600" w:firstLine="0"/>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xf49m7vrg04" w:id="11"/>
      <w:bookmarkEnd w:id="11"/>
      <w:r w:rsidDel="00000000" w:rsidR="00000000" w:rsidRPr="00000000">
        <w:rPr>
          <w:b w:val="1"/>
          <w:bCs w:val="1"/>
          <w:color w:val="000000"/>
          <w:sz w:val="26"/>
          <w:szCs w:val="26"/>
          <w:rtl w:val="0"/>
        </w:rPr>
        <w:t xml:space="preserve">7. Confirmation</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“Brilliant — once you’ve clicked through and booked, you’ll get a confirmation email with directions, what to bring, and what to expect on the day.”</w:t>
        <w:br w:type="textWrapping"/>
        <w:t xml:space="preserve"> “Really looking forward to seeing what you can do — you might surprise yourself!”</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f272d"/>
        <w:sz w:val="21"/>
        <w:szCs w:val="21"/>
        <w:u w:val="none"/>
      </w:rPr>
    </w:lvl>
    <w:lvl w:ilvl="2">
      <w:start w:val="1"/>
      <w:numFmt w:val="bullet"/>
      <w:lvlText w:val="■"/>
      <w:lvlJc w:val="left"/>
      <w:pPr>
        <w:ind w:left="2160" w:hanging="360"/>
      </w:pPr>
      <w:rPr>
        <w:rFonts w:ascii="Arial" w:cs="Arial" w:eastAsia="Arial" w:hAnsi="Arial"/>
        <w:color w:val="2f272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